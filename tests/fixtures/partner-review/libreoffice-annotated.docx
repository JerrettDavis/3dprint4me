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Draft</w:t>
      </w:r>
    </w:p>
    <w:p>
      <w:pPr>
        <w:pStyle w:val="Heading1"/>
        <w:rPr/>
      </w:pPr>
      <w:r>
        <w:rPr/>
        <w:t>[IMS-04] Fees</w:t>
      </w:r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/>
        <w:t>Original</w:t>
      </w:r>
      <w:del w:id="0" w:author="Reviewer">
        <w:r>
          <w:rPr/>
          <w:delText>fee</w:delText>
        </w:r>
      </w:del>
      <w:ins w:id="1" w:author="Reviewer">
        <w:r>
          <w:rPr/>
          <w:t>project fee</w:t>
        </w:r>
      </w:ins>
      <w:commentRangeStart w:id="0"/>
      <w:r>
        <w:rPr/>
        <w:t>.</w:t>
      </w:r>
      <w:commentRangeEnd w:id="0"/>
      <w:r>
        <w:commentReference w:id="0"/>
      </w:r>
      <w:r>
        <w:rPr/>
      </w:r>
    </w:p>
    <w:sectPr>
      <w:footerReference w:type="default" r:id="rId2"/>
      <w:type w:val="nextPage"/>
      <w:pgSz w:w="12240" w:h="15840"/>
      <w:pgMar w:left="1080" w:right="1080" w:gutter="0" w:header="0" w:top="1080" w:footer="480" w:bottom="1080"/>
      <w:pgNumType w:fmt="decimal"/>
      <w:formProt w:val="false"/>
      <w:textDirection w:val="lrTb"/>
      <w:docGrid w:type="default" w:linePitch="100" w:charSpace="2047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" w:date="0-00-00T00:00:00Z" w:initials="">
    <w:p>
      <w:r>
        <w:rPr>
          <w:color w:val="auto"/>
          <w:sz w:val="24"/>
          <w:szCs w:val="24"/>
          <w:lang w:val="en-US" w:eastAsia="en-US" w:bidi="en-US"/>
        </w:rPr>
        <w:t>Clarify &amp; disclose.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>
        <w:sz w:val="16"/>
      </w:rPr>
      <w:t>Review copy   Source SHA256 aaaaaaaaaaaaaaaa   Page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3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20"/>
      <w:jc w:val="start"/>
    </w:pPr>
    <w:rPr>
      <w:rFonts w:ascii="Liberation Serif" w:hAnsi="Liberation Serif" w:eastAsia="DejaVu Sans" w:cs="DejaVu Sans"/>
      <w:color w:val="000000"/>
      <w:kern w:val="0"/>
      <w:sz w:val="23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20" w:after="100"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20" w:after="100"/>
      <w:outlineLvl w:val="1"/>
    </w:pPr>
    <w:rPr>
      <w:b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keepNext w:val="true"/>
      <w:spacing w:before="0" w:after="240"/>
    </w:pPr>
    <w:rPr>
      <w:b/>
      <w:color w:val="000000"/>
      <w:sz w:val="3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